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2efe8" w:val="clear"/>
        <w:spacing w:after="0" w:before="0" w:line="256.8" w:lineRule="auto"/>
        <w:rPr>
          <w:del w:author="Igor Smurov" w:id="0" w:date="2026-03-20T11:48:18Z"/>
          <w:rFonts w:ascii="EB Garamond" w:cs="EB Garamond" w:eastAsia="EB Garamond" w:hAnsi="EB Garamond"/>
          <w:color w:val="1e1a1b"/>
          <w:sz w:val="34"/>
          <w:szCs w:val="34"/>
        </w:rPr>
      </w:pPr>
      <w:r w:rsidDel="00000000" w:rsidR="00000000" w:rsidRPr="00000000">
        <w:rPr>
          <w:rFonts w:ascii="EB Garamond" w:cs="EB Garamond" w:eastAsia="EB Garamond" w:hAnsi="EB Garamond"/>
          <w:color w:val="1e1a1b"/>
          <w:sz w:val="34"/>
          <w:szCs w:val="34"/>
          <w:rtl w:val="0"/>
        </w:rPr>
        <w:t xml:space="preserve">Капитализм </w:t>
      </w:r>
      <w:ins w:author="Igor Smurov" w:id="0" w:date="2026-03-20T11:48:18Z">
        <w:r w:rsidDel="00000000" w:rsidR="00000000" w:rsidRPr="00000000">
          <w:rPr>
            <w:rFonts w:ascii="EB Garamond" w:cs="EB Garamond" w:eastAsia="EB Garamond" w:hAnsi="EB Garamond"/>
            <w:color w:val="1e1a1b"/>
            <w:sz w:val="34"/>
            <w:szCs w:val="34"/>
            <w:rtl w:val="0"/>
          </w:rPr>
          <w:t xml:space="preserve">закончился</w:t>
        </w:r>
      </w:ins>
      <w:del w:author="Igor Smurov" w:id="0" w:date="2026-03-20T11:48:18Z">
        <w:bookmarkStart w:colFirst="0" w:colLast="0" w:name="_hkws17m5niaq" w:id="0"/>
        <w:bookmarkEnd w:id="0"/>
        <w:r w:rsidDel="00000000" w:rsidR="00000000" w:rsidRPr="00000000">
          <w:rPr>
            <w:rFonts w:ascii="EB Garamond" w:cs="EB Garamond" w:eastAsia="EB Garamond" w:hAnsi="EB Garamond"/>
            <w:color w:val="1e1a1b"/>
            <w:sz w:val="34"/>
            <w:szCs w:val="34"/>
            <w:rtl w:val="0"/>
          </w:rPr>
          <w:delText xml:space="preserve">-</w:delText>
        </w:r>
      </w:del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2efe8" w:val="clear"/>
        <w:spacing w:after="0" w:before="0" w:line="256.8" w:lineRule="auto"/>
        <w:rPr>
          <w:rFonts w:ascii="EB Garamond" w:cs="EB Garamond" w:eastAsia="EB Garamond" w:hAnsi="EB Garamond"/>
          <w:color w:val="1e1a1b"/>
          <w:sz w:val="34"/>
          <w:szCs w:val="34"/>
        </w:rPr>
      </w:pPr>
      <w:bookmarkStart w:colFirst="0" w:colLast="0" w:name="_hkws17m5niaq" w:id="0"/>
      <w:bookmarkEnd w:id="0"/>
      <w:del w:author="Igor Smurov" w:id="0" w:date="2026-03-20T11:48:18Z">
        <w:r w:rsidDel="00000000" w:rsidR="00000000" w:rsidRPr="00000000">
          <w:rPr>
            <w:rFonts w:ascii="EB Garamond" w:cs="EB Garamond" w:eastAsia="EB Garamond" w:hAnsi="EB Garamond"/>
            <w:color w:val="1e1a1b"/>
            <w:sz w:val="34"/>
            <w:szCs w:val="34"/>
            <w:rtl w:val="0"/>
          </w:rPr>
          <w:delText xml:space="preserve">конечен</w:delText>
        </w:r>
      </w:del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4a4145"/>
          <w:shd w:fill="f2efe8" w:val="clear"/>
        </w:rPr>
      </w:pPr>
      <w:r w:rsidDel="00000000" w:rsidR="00000000" w:rsidRPr="00000000">
        <w:rPr>
          <w:color w:val="4a4145"/>
          <w:shd w:fill="f2efe8" w:val="clear"/>
          <w:rtl w:val="0"/>
        </w:rPr>
        <w:t xml:space="preserve">Настоящий рынок</w:t>
      </w:r>
      <w:del w:author="Igor Smurov" w:id="1" w:date="2026-03-20T11:48:41Z">
        <w:r w:rsidDel="00000000" w:rsidR="00000000" w:rsidRPr="00000000">
          <w:rPr>
            <w:color w:val="4a4145"/>
            <w:shd w:fill="f2efe8" w:val="clear"/>
            <w:rtl w:val="0"/>
          </w:rPr>
          <w:delText xml:space="preserve">, о котором мы говорили,</w:delText>
        </w:r>
      </w:del>
      <w:r w:rsidDel="00000000" w:rsidR="00000000" w:rsidRPr="00000000">
        <w:rPr>
          <w:color w:val="4a4145"/>
          <w:shd w:fill="f2efe8" w:val="clear"/>
          <w:rtl w:val="0"/>
        </w:rPr>
        <w:t xml:space="preserve"> —</w:t>
      </w:r>
      <w:ins w:author="Igor Smurov" w:id="2" w:date="2026-03-20T11:48:45Z">
        <w:r w:rsidDel="00000000" w:rsidR="00000000" w:rsidRPr="00000000">
          <w:rPr>
            <w:color w:val="4a4145"/>
            <w:shd w:fill="f2efe8" w:val="clear"/>
            <w:rtl w:val="0"/>
          </w:rPr>
          <w:t xml:space="preserve">это</w:t>
        </w:r>
      </w:ins>
      <w:r w:rsidDel="00000000" w:rsidR="00000000" w:rsidRPr="00000000">
        <w:rPr>
          <w:color w:val="4a4145"/>
          <w:shd w:fill="f2efe8" w:val="clear"/>
          <w:rtl w:val="0"/>
        </w:rPr>
        <w:t xml:space="preserve"> не </w:t>
      </w:r>
      <w:ins w:author="Igor Smurov" w:id="3" w:date="2026-03-20T11:49:03Z">
        <w:r w:rsidDel="00000000" w:rsidR="00000000" w:rsidRPr="00000000">
          <w:rPr>
            <w:color w:val="4a4145"/>
            <w:shd w:fill="f2efe8" w:val="clear"/>
            <w:rtl w:val="0"/>
          </w:rPr>
          <w:t xml:space="preserve">утопия</w:t>
        </w:r>
      </w:ins>
      <w:del w:author="Igor Smurov" w:id="3" w:date="2026-03-20T11:49:03Z">
        <w:r w:rsidDel="00000000" w:rsidR="00000000" w:rsidRPr="00000000">
          <w:rPr>
            <w:color w:val="4a4145"/>
            <w:shd w:fill="f2efe8" w:val="clear"/>
            <w:rtl w:val="0"/>
          </w:rPr>
          <w:delText xml:space="preserve">абстракция</w:delText>
        </w:r>
      </w:del>
      <w:r w:rsidDel="00000000" w:rsidR="00000000" w:rsidRPr="00000000">
        <w:rPr>
          <w:color w:val="4a4145"/>
          <w:shd w:fill="f2efe8" w:val="clear"/>
          <w:rtl w:val="0"/>
        </w:rPr>
        <w:t xml:space="preserve">. </w:t>
      </w:r>
      <w:ins w:author="Igor Smurov" w:id="4" w:date="2026-03-20T11:49:57Z">
        <w:r w:rsidDel="00000000" w:rsidR="00000000" w:rsidRPr="00000000">
          <w:rPr>
            <w:color w:val="4a4145"/>
            <w:shd w:fill="f2efe8" w:val="clear"/>
            <w:rtl w:val="0"/>
          </w:rPr>
          <w:t xml:space="preserve">Он зиждется на свободном и эквивалентном обмене, а не на ренте от социального статуса. Он возможен только в моральной экономике целью которой является общественное благо. Кооператив, цель которого не прибыль, а удовлетворение общественных потребностей - единственная приемлемая для этого организационная форма. </w:t>
        </w:r>
      </w:ins>
      <w:del w:author="Igor Smurov" w:id="4" w:date="2026-03-20T11:49:57Z">
        <w:r w:rsidDel="00000000" w:rsidR="00000000" w:rsidRPr="00000000">
          <w:rPr>
            <w:color w:val="4a4145"/>
            <w:shd w:fill="f2efe8" w:val="clear"/>
            <w:rtl w:val="0"/>
          </w:rPr>
          <w:delText xml:space="preserve">У него есть конкретная организационная форма, проверенная веками: кооператив</w:delText>
        </w:r>
      </w:del>
      <w:r w:rsidDel="00000000" w:rsidR="00000000" w:rsidRPr="00000000">
        <w:rPr>
          <w:color w:val="4a4145"/>
          <w:shd w:fill="f2efe8" w:val="clear"/>
          <w:rtl w:val="0"/>
        </w:rPr>
        <w:t xml:space="preserve">. Не как пережиток советского прошлого </w:t>
      </w:r>
      <w:del w:author="Igor Smurov" w:id="5" w:date="2026-03-20T12:06:59Z">
        <w:r w:rsidDel="00000000" w:rsidR="00000000" w:rsidRPr="00000000">
          <w:rPr>
            <w:color w:val="4a4145"/>
            <w:shd w:fill="f2efe8" w:val="clear"/>
            <w:rtl w:val="0"/>
          </w:rPr>
          <w:delText xml:space="preserve">и не как романтическая утопия </w:delText>
        </w:r>
      </w:del>
      <w:r w:rsidDel="00000000" w:rsidR="00000000" w:rsidRPr="00000000">
        <w:rPr>
          <w:color w:val="4a4145"/>
          <w:shd w:fill="f2efe8" w:val="clear"/>
          <w:rtl w:val="0"/>
        </w:rPr>
        <w:t xml:space="preserve">— а как рабочая модель экономики, построенной на доверии и соучастии.</w:t>
      </w:r>
    </w:p>
    <w:p w:rsidR="00000000" w:rsidDel="00000000" w:rsidP="00000000" w:rsidRDefault="00000000" w:rsidRPr="00000000" w14:paraId="00000005">
      <w:pPr>
        <w:rPr>
          <w:color w:val="4a4145"/>
          <w:shd w:fill="f2efe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6f1" w:val="clear"/>
        <w:spacing w:after="540" w:before="0" w:line="256.8" w:lineRule="auto"/>
        <w:rPr>
          <w:del w:author="Igor Smurov" w:id="6" w:date="2026-03-20T13:26:15Z"/>
          <w:rFonts w:ascii="EB Garamond" w:cs="EB Garamond" w:eastAsia="EB Garamond" w:hAnsi="EB Garamond"/>
          <w:color w:val="1e1a1b"/>
          <w:sz w:val="34"/>
          <w:szCs w:val="34"/>
          <w:shd w:fill="f2efe8" w:val="clear"/>
        </w:rPr>
      </w:pPr>
      <w:r w:rsidDel="00000000" w:rsidR="00000000" w:rsidRPr="00000000">
        <w:rPr>
          <w:rFonts w:ascii="EB Garamond" w:cs="EB Garamond" w:eastAsia="EB Garamond" w:hAnsi="EB Garamond"/>
          <w:color w:val="1e1a1b"/>
          <w:sz w:val="34"/>
          <w:szCs w:val="34"/>
          <w:shd w:fill="f2efe8" w:val="clear"/>
          <w:rtl w:val="0"/>
        </w:rPr>
        <w:t xml:space="preserve">Экономика — это </w:t>
      </w:r>
      <w:del w:author="Igor Smurov" w:id="6" w:date="2026-03-20T13:26:15Z">
        <w:bookmarkStart w:colFirst="0" w:colLast="0" w:name="_hht258kayvmm" w:id="1"/>
        <w:bookmarkEnd w:id="1"/>
        <w:r w:rsidDel="00000000" w:rsidR="00000000" w:rsidRPr="00000000">
          <w:rPr>
            <w:rFonts w:ascii="EB Garamond" w:cs="EB Garamond" w:eastAsia="EB Garamond" w:hAnsi="EB Garamond"/>
            <w:color w:val="1e1a1b"/>
            <w:sz w:val="34"/>
            <w:szCs w:val="34"/>
            <w:shd w:fill="f2efe8" w:val="clear"/>
            <w:rtl w:val="0"/>
          </w:rPr>
          <w:delText xml:space="preserve">не графики.</w:delText>
        </w:r>
      </w:del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6f1" w:val="clear"/>
        <w:spacing w:after="540" w:before="0" w:line="256.8" w:lineRule="auto"/>
        <w:rPr>
          <w:rFonts w:ascii="EB Garamond" w:cs="EB Garamond" w:eastAsia="EB Garamond" w:hAnsi="EB Garamond"/>
          <w:i w:val="1"/>
          <w:iCs w:val="1"/>
          <w:color w:val="1e1a1b"/>
          <w:sz w:val="34"/>
          <w:szCs w:val="34"/>
          <w:shd w:fill="f2efe8" w:val="clear"/>
        </w:rPr>
      </w:pPr>
      <w:bookmarkStart w:colFirst="0" w:colLast="0" w:name="_hht258kayvmm" w:id="1"/>
      <w:bookmarkEnd w:id="1"/>
      <w:del w:author="Igor Smurov" w:id="6" w:date="2026-03-20T13:26:15Z">
        <w:r w:rsidDel="00000000" w:rsidR="00000000" w:rsidRPr="00000000">
          <w:rPr>
            <w:rFonts w:ascii="EB Garamond" w:cs="EB Garamond" w:eastAsia="EB Garamond" w:hAnsi="EB Garamond"/>
            <w:i w:val="1"/>
            <w:iCs w:val="1"/>
            <w:color w:val="1e1a1b"/>
            <w:sz w:val="34"/>
            <w:szCs w:val="34"/>
            <w:shd w:fill="f2efe8" w:val="clear"/>
            <w:rtl w:val="0"/>
          </w:rPr>
          <w:delText xml:space="preserve">Это </w:delText>
        </w:r>
      </w:del>
      <w:r w:rsidDel="00000000" w:rsidR="00000000" w:rsidRPr="00000000">
        <w:rPr>
          <w:rFonts w:ascii="EB Garamond" w:cs="EB Garamond" w:eastAsia="EB Garamond" w:hAnsi="EB Garamond"/>
          <w:i w:val="1"/>
          <w:iCs w:val="1"/>
          <w:color w:val="1e1a1b"/>
          <w:sz w:val="34"/>
          <w:szCs w:val="34"/>
          <w:shd w:fill="f2efe8" w:val="clear"/>
          <w:rtl w:val="0"/>
        </w:rPr>
        <w:t xml:space="preserve">люди.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6f1" w:val="clear"/>
        <w:spacing w:after="280" w:before="480" w:line="432" w:lineRule="auto"/>
        <w:rPr>
          <w:del w:author="Igor Smurov" w:id="7" w:date="2026-03-20T13:26:22Z"/>
          <w:rFonts w:ascii="EB Garamond" w:cs="EB Garamond" w:eastAsia="EB Garamond" w:hAnsi="EB Garamond"/>
          <w:color w:val="1e1a1b"/>
          <w:shd w:fill="f2efe8" w:val="clear"/>
        </w:rPr>
      </w:pPr>
      <w:del w:author="Igor Smurov" w:id="7" w:date="2026-03-20T13:26:22Z">
        <w:r w:rsidDel="00000000" w:rsidR="00000000" w:rsidRPr="00000000">
          <w:rPr>
            <w:rFonts w:ascii="EB Garamond" w:cs="EB Garamond" w:eastAsia="EB Garamond" w:hAnsi="EB Garamond"/>
            <w:color w:val="1e1a1b"/>
            <w:shd w:fill="f2efe8" w:val="clear"/>
            <w:rtl w:val="0"/>
          </w:rPr>
          <w:delText xml:space="preserve">Не трейдинг. А труд. Не контроль. А участие.</w:delText>
        </w:r>
      </w:del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6f1" w:val="clear"/>
        <w:spacing w:after="280" w:before="280" w:line="432" w:lineRule="auto"/>
        <w:rPr>
          <w:color w:val="4a4145"/>
          <w:sz w:val="26"/>
          <w:szCs w:val="26"/>
          <w:shd w:fill="f2efe8" w:val="clear"/>
        </w:rPr>
      </w:pPr>
      <w:r w:rsidDel="00000000" w:rsidR="00000000" w:rsidRPr="00000000">
        <w:rPr>
          <w:color w:val="4a4145"/>
          <w:sz w:val="26"/>
          <w:szCs w:val="26"/>
          <w:shd w:fill="f2efe8" w:val="clear"/>
          <w:rtl w:val="0"/>
        </w:rPr>
        <w:t xml:space="preserve">Если ты чувствуешь, что старый мир трещит по швам — ты не один. Если ты хочешь защищать своё, созидая общее, если ты ищешь сообщество, а не конкуренцию — присоединяйся.</w:t>
      </w:r>
    </w:p>
    <w:p w:rsidR="00000000" w:rsidDel="00000000" w:rsidP="00000000" w:rsidRDefault="00000000" w:rsidRPr="00000000" w14:paraId="0000000A">
      <w:pPr>
        <w:rPr>
          <w:color w:val="4a4145"/>
          <w:shd w:fill="f2efe8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